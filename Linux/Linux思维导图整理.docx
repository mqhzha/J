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before="150" w:beforeAutospacing="0" w:after="150" w:afterAutospacing="0" w:line="23" w:lineRule="atLeast"/>
        <w:ind w:left="0" w:right="0" w:firstLine="0"/>
        <w:rPr>
          <w:rFonts w:ascii="lucida grande" w:hAnsi="lucida grande" w:eastAsia="lucida grande" w:cs="lucida grande"/>
          <w:b/>
          <w:i w:val="0"/>
          <w:caps w:val="0"/>
          <w:color w:val="555555"/>
          <w:spacing w:val="0"/>
          <w:sz w:val="48"/>
          <w:szCs w:val="48"/>
        </w:rPr>
      </w:pPr>
      <w:r>
        <w:rPr>
          <w:rFonts w:hint="default" w:ascii="lucida grande" w:hAnsi="lucida grande" w:eastAsia="lucida grande" w:cs="lucida grande"/>
          <w:b/>
          <w:i w:val="0"/>
          <w:caps w:val="0"/>
          <w:color w:val="555555"/>
          <w:spacing w:val="0"/>
          <w:sz w:val="48"/>
          <w:szCs w:val="48"/>
          <w:shd w:val="clear" w:fill="FFFFFF"/>
        </w:rPr>
        <w:t>Linux思维导图整理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字数349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阅读18364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评论10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喜欢107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前段时间整理了一个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"http://www.jianshu.com/p/746c01a8535a"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Java的思导图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，今天整理了一下收集的Linux思维导图。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PS.图片都是在学习中或者偶然看到的，感谢感谢，因此我会附上图片的来源，如有侵权，请联系我，谢谢。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Linux学习路径：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"http://upload-images.jianshu.io/upload_images/228680-eb8a4fa345c9611c.png?imageMogr2/auto-orient/strip|imageView2/2/w/1240"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10050" cy="6600825"/>
            <wp:effectExtent l="0" t="0" r="0" b="952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Linux知识脑图.png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Linux桌面介绍：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"http://upload-images.jianshu.io/upload_images/228680-abe46854b51ef283.png?imageMogr2/auto-orient/strip|imageView2/2/w/1240"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668000" cy="4762500"/>
            <wp:effectExtent l="0" t="0" r="0" b="0"/>
            <wp:docPr id="1" name="Picture 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Linux桌面环境.png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bookmarkStart w:id="0" w:name="_GoBack"/>
      <w:bookmarkEnd w:id="0"/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FHS(文件系统目录标准)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"http://upload-images.jianshu.io/upload_images/228680-3929a10a52901187.png?imageMogr2/auto-orient/strip|imageView2/2/w/1240"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811000" cy="13144500"/>
            <wp:effectExtent l="0" t="0" r="0" b="0"/>
            <wp:docPr id="3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31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FHS.png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以上三张图，都是在学习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"https://www.shiyanlou.com/courses"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实验楼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上的课程——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"https://www.shiyanlou.com/courses/1"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Linux 基础入门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 ，教程里面看到的。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Linux需要特别注意的目录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"http://upload-images.jianshu.io/upload_images/228680-eb5e50607bf72e52.gif?imageMogr2/auto-orient/strip|imageView2/2/w/1240"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429375" cy="3733800"/>
            <wp:effectExtent l="0" t="0" r="9525" b="0"/>
            <wp:docPr id="4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Linux需要特别注意的目录.gif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这是在搜索的时候，偶然看到的，来源是：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"http://www.internetcn.net/news/bGludXjlrabkuaDot6/nur/lm74=.html"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internetcn.net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 内核学习路线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"http://upload-images.jianshu.io/upload_images/228680-4222dccb8812e2f0.png?imageMogr2/auto-orient/strip|imageView2/2/w/1240"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811000" cy="8858250"/>
            <wp:effectExtent l="0" t="0" r="0" b="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这个我是在简书上看到的，地址：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"http://www.jianshu.com/p/b087a229aaf1"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点这里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 Security Coaching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"http://upload-images.jianshu.io/upload_images/228680-2d3caa706c66ad35.png?imageMogr2/auto-orient/strip|imageView2/2/w/1240"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724775" cy="20783550"/>
            <wp:effectExtent l="0" t="0" r="9525" b="0"/>
            <wp:docPr id="8" name="Picture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078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 Security Coaching.png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这个是在github上看到的，地址： 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"https://raw.githubusercontent.com/phith0n/Mind-Map/master/Linux Security Coaching.png"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Linux Security Coaching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Linux命令参考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"http://upload-images.jianshu.io/upload_images/228680-92ad761516389d11.jpg?imageMogr2/auto-orient/strip|imageView2/2/w/1240"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687175" cy="14249400"/>
            <wp:effectExtent l="0" t="0" r="9525" b="0"/>
            <wp:docPr id="6" name="Picture 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142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Linux命令参考.jpg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上面有地址信息，就是：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instrText xml:space="preserve"> HYPERLINK "https://linuxtoy.org/archives/unix-linux-command-cheat-sheet.html" \t "/home/love/Documents\\x/_blank"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t>linuxTOY.org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4094C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7" w:lineRule="atLeast"/>
        <w:ind w:left="0" w:right="0"/>
        <w:rPr>
          <w:b/>
          <w:sz w:val="39"/>
          <w:szCs w:val="39"/>
        </w:rPr>
      </w:pPr>
      <w:r>
        <w:rPr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另一张Linux命令速查表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INCLUDEPICTURE \d "http://upload-images.jianshu.io/upload_images/228680-8dc376f1a8021d20.png?imageMogr2/auto-orient/strip|imageView2/2/w/1240" \* MERGEFORMATINET </w:instrTex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8763000" cy="12392025"/>
            <wp:effectExtent l="0" t="0" r="0" b="9525"/>
            <wp:docPr id="7" name="Picture 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1239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9D9D9" w:sz="6" w:space="7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jc w:val="center"/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sz w:val="19"/>
          <w:szCs w:val="19"/>
        </w:rPr>
      </w:pPr>
      <w:r>
        <w:rPr>
          <w:rFonts w:hint="default" w:ascii="lucida grande" w:hAnsi="lucida grande" w:eastAsia="lucida grande" w:cs="lucida grande"/>
          <w:b w:val="0"/>
          <w:i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Linux命令.png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这个，我是真的没记住，只记得当时看一篇外文，偶然看到的，然后就下载了下来，</w:t>
      </w:r>
      <w:del w:id="0">
        <w:r>
          <w:rPr>
            <w:rFonts w:hint="default" w:ascii="lucida grande" w:hAnsi="lucida grande" w:eastAsia="lucida grande" w:cs="lucida grande"/>
            <w:b w:val="0"/>
            <w:i w:val="0"/>
            <w:caps w:val="0"/>
            <w:color w:val="2F2F2F"/>
            <w:spacing w:val="0"/>
            <w:sz w:val="24"/>
            <w:szCs w:val="24"/>
            <w:shd w:val="clear" w:fill="FFFFFF"/>
          </w:rPr>
          <w:delText>(&gt;_&lt;)</w:delText>
        </w:r>
      </w:del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25" w:lineRule="atLeast"/>
        <w:ind w:left="0" w:right="0"/>
        <w:jc w:val="both"/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以上，如果你还有什么好的Linux思导图，希望可以私信我啊，我添加进来……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Palatino Linotype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Lucida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lucida grand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FZFangSong-Z02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5625C9"/>
    <w:rsid w:val="625625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upload-images.jianshu.io/upload_images/228680-3929a10a52901187.png?imageMogr2/auto-orient/strip|imageView2/2/w/1240" TargetMode="External"/><Relationship Id="rId8" Type="http://schemas.openxmlformats.org/officeDocument/2006/relationships/image" Target="media/image3.png"/><Relationship Id="rId7" Type="http://schemas.openxmlformats.org/officeDocument/2006/relationships/image" Target="http://upload-images.jianshu.io/upload_images/228680-abe46854b51ef283.png?imageMogr2/auto-orient/strip|imageView2/2/w/1240" TargetMode="External"/><Relationship Id="rId6" Type="http://schemas.openxmlformats.org/officeDocument/2006/relationships/image" Target="media/image2.png"/><Relationship Id="rId5" Type="http://schemas.openxmlformats.org/officeDocument/2006/relationships/image" Target="http://upload-images.jianshu.io/upload_images/228680-eb8a4fa345c9611c.png?imageMogr2/auto-orient/strip|imageView2/2/w/1240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http://upload-images.jianshu.io/upload_images/228680-8dc376f1a8021d20.png?imageMogr2/auto-orient/strip|imageView2/2/w/1240" TargetMode="External"/><Relationship Id="rId18" Type="http://schemas.openxmlformats.org/officeDocument/2006/relationships/image" Target="media/image8.png"/><Relationship Id="rId17" Type="http://schemas.openxmlformats.org/officeDocument/2006/relationships/image" Target="http://upload-images.jianshu.io/upload_images/228680-92ad761516389d11.jpg?imageMogr2/auto-orient/strip|imageView2/2/w/1240" TargetMode="External"/><Relationship Id="rId16" Type="http://schemas.openxmlformats.org/officeDocument/2006/relationships/image" Target="media/image7.png"/><Relationship Id="rId15" Type="http://schemas.openxmlformats.org/officeDocument/2006/relationships/image" Target="http://upload-images.jianshu.io/upload_images/228680-2d3caa706c66ad35.png?imageMogr2/auto-orient/strip|imageView2/2/w/1240" TargetMode="External"/><Relationship Id="rId14" Type="http://schemas.openxmlformats.org/officeDocument/2006/relationships/image" Target="media/image6.png"/><Relationship Id="rId13" Type="http://schemas.openxmlformats.org/officeDocument/2006/relationships/image" Target="http://upload-images.jianshu.io/upload_images/228680-4222dccb8812e2f0.png?imageMogr2/auto-orient/strip|imageView2/2/w/1240" TargetMode="External"/><Relationship Id="rId12" Type="http://schemas.openxmlformats.org/officeDocument/2006/relationships/image" Target="media/image5.png"/><Relationship Id="rId11" Type="http://schemas.openxmlformats.org/officeDocument/2006/relationships/image" Target="http://upload-images.jianshu.io/upload_images/228680-eb5e50607bf72e52.gif?imageMogr2/auto-orient/strip|imageView2/2/w/1240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2016-09-14T15:06:00Z</dcterms:created>
  <dc:creator>love</dc:creator>
  <cp:lastModifiedBy>love</cp:lastModifiedBy>
  <dcterms:modified xsi:type="dcterms:W3CDTF">2016-09-14T15:06:56Z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